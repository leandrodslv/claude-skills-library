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xmlns:v="urn:schemas-microsoft-com:vml" xmlns:w10="urn:schemas-microsoft-com:office:word">
  <w:body>
    <w:p>
      <w:pPr>
        <w:pStyle w:val="Heading1"/>
      </w:pPr>
      <w:r>
        <w:t xml:space="preserve">Étude de cas</w:t>
      </w:r>
    </w:p>
    <w:p>
      <w:r>
        <w:t xml:space="preserve">Le taux de rebut a baissé de 12 % en un an</w:t>
      </w:r>
      <w:r>
        <w:rPr>
          <w:vertAlign w:val="superscript"/>
        </w:rPr>
        <w:footnoteReference w:id="2"/>
      </w:r>
      <w:r>
        <w:t xml:space="preserve"> grâce au nouveau procédé</w:t>
      </w:r>
      <w:r>
        <w:endnoteReference w:id="2"/>
      </w:r>
      <w:r>
        <w:t>.</w:t>
      </w:r>
    </w:p>
    <w:p>
      <w:commentRangeStart w:id="0"/>
      <w:r>
        <w:t xml:space="preserve">Ce chiffre reste à confirmer par le service qualité</w:t>
      </w:r>
      <w:commentRangeEnd w:id="0"/>
      <w:r>
        <w:commentReference w:id="0"/>
      </w:r>
      <w:r>
        <w:t>.</w:t>
      </w:r>
    </w:p>
    <w:p>
      <w:r>
        <w:t xml:space="preserve">Le contrat prévoit </w:t>
      </w:r>
      <w:del w:id="5" w:author="Marc" w:date="2025-03-01T10:00:00Z">
        <w:r>
          <w:delText>trente jours</w:delText>
        </w:r>
      </w:del>
      <w:ins w:id="6" w:author="Marc" w:date="2025-03-01T10:00:00Z">
        <w:r>
          <w:t>quarante-cinq jours</w:t>
        </w:r>
      </w:ins>
      <w:r>
        <w:t xml:space="preserve"> de préavis.</w:t>
      </w:r>
    </w:p>
    <w:sectPr/>
  </w:body>
</w:document>
</file>

<file path=word/comments.xml><?xml version="1.0" encoding="utf-8"?>
<w:comments xmlns:w="http://schemas.openxmlformats.org/wordprocessingml/2006/main" xmlns:r="http://schemas.openxmlformats.org/officeDocument/2006/relationships" xmlns:m="http://schemas.openxmlformats.org/officeDocument/2006/math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xmlns:v="urn:schemas-microsoft-com:vml" xmlns:w10="urn:schemas-microsoft-com:office:word">
  <w:comment w:id="0" w:author="Léa Marchand" w:date="2025-03-02T09:00:00Z" w:initials="LM">
    <w:p>
      <w:r>
        <w:t>Vérifier avec la base de données qualité avant diffusion</w:t>
      </w:r>
    </w:p>
  </w:comment>
</w:comments>
</file>

<file path=word/endnotes.xml><?xml version="1.0" encoding="utf-8"?>
<w:endnotes xmlns:w="http://schemas.openxmlformats.org/wordprocessingml/2006/main" xmlns:r="http://schemas.openxmlformats.org/officeDocument/2006/relationships" xmlns:m="http://schemas.openxmlformats.org/officeDocument/2006/math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xmlns:v="urn:schemas-microsoft-com:vml" xmlns:w10="urn:schemas-microsoft-com:office:word">
  <w:endnote w:type="separator" w:id="0">
    <w:p>
      <w:r>
        <w:separator/>
      </w:r>
    </w:p>
  </w:endnote>
  <w:endnote w:type="continuationSeparator" w:id="1">
    <w:p>
      <w:r>
        <w:continuationSeparator/>
      </w:r>
    </w:p>
  </w:endnote>
  <w:endnote w:id="2">
    <w:p>
      <w:r>
        <w:endnoteRef/>
      </w:r>
      <w:r>
        <w:t xml:space="preserve"> Procédé breveté, licence valable jusqu'en 2031.</w:t>
      </w:r>
    </w:p>
  </w:endnote>
</w:endnotes>
</file>

<file path=word/footnotes.xml><?xml version="1.0" encoding="utf-8"?>
<w:footnotes xmlns:w="http://schemas.openxmlformats.org/wordprocessingml/2006/main" xmlns:r="http://schemas.openxmlformats.org/officeDocument/2006/relationships" xmlns:m="http://schemas.openxmlformats.org/officeDocument/2006/math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xmlns:v="urn:schemas-microsoft-com:vml" xmlns:w10="urn:schemas-microsoft-com:office:word">
  <w:footnote w:type="separator" w:id="0">
    <w:p>
      <w:r>
        <w:separator/>
      </w:r>
    </w:p>
  </w:footnote>
  <w:footnote w:type="continuationSeparator" w:id="1">
    <w:p>
      <w:r>
        <w:continuationSeparator/>
      </w:r>
    </w:p>
  </w:footnote>
  <w:footnote w:id="2">
    <w:p>
      <w:r>
        <w:footnoteRef/>
      </w:r>
      <w:r>
        <w:t xml:space="preserve"> Source : rapport interne qualité 2024-2025, page 17.</w:t>
      </w:r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xmlns:v="urn:schemas-microsoft-com:vml" xmlns:w10="urn:schemas-microsoft-com:office:word">
  <w:abstractNum w:abstractNumId="0">
    <w:lvl w:ilvl="0">
      <w:start w:val="1"/>
      <w:numFmt w:val="decimal"/>
      <w:lvlText w:val="%1."/>
      <w:pPr>
        <w:ind w:left="720" w:hanging="360"/>
      </w:pPr>
    </w:lvl>
    <w:lvl w:ilvl="1">
      <w:start w:val="1"/>
      <w:numFmt w:val="lowerLetter"/>
      <w:lvlText w:val="%2)"/>
      <w:pPr>
        <w:ind w:left="1440" w:hanging="360"/>
      </w:pPr>
    </w:lvl>
    <w:lvl w:ilvl="2">
      <w:start w:val="1"/>
      <w:numFmt w:val="lowerRoman"/>
      <w:lvlText w:val="%3."/>
      <w:pPr>
        <w:ind w:left="2160" w:hanging="360"/>
      </w:pPr>
    </w:lvl>
    <w:lvl w:ilvl="3">
      <w:start w:val="1"/>
      <w:numFmt w:val="bullet"/>
      <w:lvlText w:val="•"/>
      <w:pPr>
        <w:ind w:left="2880" w:hanging="360"/>
      </w:pPr>
    </w:lvl>
  </w:abstractNum>
  <w:abstractNum w:abstractNumId="1">
    <w:lvl w:ilvl="0">
      <w:start w:val="1"/>
      <w:numFmt w:val="bullet"/>
      <w:lvlText w:val="•"/>
      <w:pPr>
        <w:ind w:left="720" w:hanging="360"/>
      </w:pPr>
    </w:lvl>
    <w:lvl w:ilvl="1">
      <w:start w:val="1"/>
      <w:numFmt w:val="bullet"/>
      <w:lvlText w:val="•"/>
      <w:pPr>
        <w:ind w:left="1440" w:hanging="360"/>
      </w:pPr>
    </w:lvl>
    <w:lvl w:ilvl="2">
      <w:start w:val="1"/>
      <w:numFmt w:val="bullet"/>
      <w:lvlText w:val="•"/>
      <w:pPr>
        <w:ind w:left="2160" w:hanging="360"/>
      </w:pPr>
    </w:lvl>
    <w:lvl w:ilvl="3">
      <w:start w:val="1"/>
      <w:numFmt w:val="bullet"/>
      <w:lvlText w:val="•"/>
      <w:pPr>
        <w:ind w:left="288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xmlns:v="urn:schemas-microsoft-com:vml" xmlns:w10="urn:schemas-microsoft-com:office:word">
  <w:docDefaults>
    <w:rPrDefault>
      <w:rPr>
        <w:rFonts w:ascii="Calibri" w:hAnsi="Calibri" w:cs="Calibri"/>
        <w:sz w:val="22"/>
      </w:rPr>
    </w:rPrDefault>
  </w:docDefaults>
  <w:style w:type="paragraph" w:default="1" w:styleId="Normal">
    <w:name w:val="Normal"/>
  </w:style>
  <w:style w:type="paragraph" w:styleId="Title">
    <w:name w:val="Title"/>
    <w:basedOn w:val="Normal"/>
    <w:rPr>
      <w:b/>
      <w:sz w:val="48"/>
    </w:rPr>
  </w:style>
  <w:style w:type="paragraph" w:styleId="Heading1">
    <w:name w:val="heading 1"/>
    <w:basedOn w:val="Normal"/>
    <w:pPr>
      <w:keepNext/>
      <w:outlineLvl w:val="0"/>
    </w:pPr>
    <w:rPr>
      <w:b/>
      <w:sz w:val="36"/>
    </w:rPr>
  </w:style>
  <w:style w:type="paragraph" w:styleId="Heading2">
    <w:name w:val="heading 2"/>
    <w:basedOn w:val="Normal"/>
    <w:pPr>
      <w:keepNext/>
      <w:outlineLvl w:val="1"/>
    </w:pPr>
    <w:rPr>
      <w:b/>
      <w:sz w:val="30"/>
    </w:rPr>
  </w:style>
  <w:style w:type="paragraph" w:styleId="Heading3">
    <w:name w:val="heading 3"/>
    <w:basedOn w:val="Normal"/>
    <w:pPr>
      <w:keepNext/>
      <w:outlineLvl w:val="2"/>
    </w:pPr>
    <w:rPr>
      <w:b/>
      <w:sz w:val="26"/>
    </w:rPr>
  </w:style>
  <w:style w:type="paragraph" w:styleId="ListParagraph">
    <w:name w:val="List Paragraph"/>
    <w:basedOn w:val="Normal"/>
  </w:style>
  <w:style w:type="paragraph" w:styleId="TOC1">
    <w:name w:val="toc 1"/>
    <w:basedOn w:val="Normal"/>
  </w:style>
  <w:style w:type="character" w:styleId="Hyperlink">
    <w:name w:val="Hyperlink"/>
    <w:rPr>
      <w:color w:val="0563C1"/>
      <w:u w:val="single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?><Relationships xmlns="http://schemas.openxmlformats.org/package/2006/relationships"><Relationship Id="rIdS" Type="http://schemas.openxmlformats.org/officeDocument/2006/relationships/styles" Target="styles.xml"/><Relationship Id="rIdN" Type="http://schemas.openxmlformats.org/officeDocument/2006/relationships/numbering" Target="numbering.xml"/><Relationship Id="rIdF" Type="http://schemas.openxmlformats.org/officeDocument/2006/relationships/footnotes" Target="footnotes.xml"/><Relationship Id="rIdE" Type="http://schemas.openxmlformats.org/officeDocument/2006/relationships/endnotes" Target="endnotes.xml"/><Relationship Id="rIdC" Type="http://schemas.openxmlformats.org/officeDocument/2006/relationships/comments" Target="comments.xml"/></Relationships>
</file>